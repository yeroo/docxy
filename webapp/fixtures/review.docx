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>Review fixture</w:t>
      </w:r>
    </w:p>
    <w:p>
      <w:r>
        <w:t xml:space="preserve">Start </w:t>
      </w:r>
      <w:hyperlink r:id="rId5">
        <w:r>
          <w:t>link</w:t>
        </w:r>
      </w:hyperlink>
      <w:ins w:id="1" w:author="Ada" w:date="2026-09-01T10:00:00Z">
        <w:r>
          <w:t>added</w:t>
        </w:r>
      </w:ins>
      <w:del w:id="2" w:author="Linus" w:date="2026-09-01T10:00:00Z">
        <w:r>
          <w:delText>removed</w:delText>
        </w:r>
      </w:del>
      <w:r>
        <w:t xml:space="preserve"> end.</w:t>
      </w:r>
    </w:p>
    <w:sectPr>
      <w:pgSz w:w="12240" w:h="15840"/>
      <w:pgMar w:top="1440" w:right="1440" w:bottom="1440" w:left="1440"/>
    </w:sectPr>
  </w:body>
</w:document>
</file>

<file path=word/_rels/document.xml.rels><?xml version="1.0" encoding="UTF-8" standalone="yes"?>
<Relationships xmlns="http://schemas.openxmlformats.org/package/2006/relationships"><Relationship Id="rId5" Type="http://schemas.openxmlformats.org/officeDocument/2006/relationships/hyperlink" Target="https://example.com/" TargetMode="External"/></Relationships>
</file>